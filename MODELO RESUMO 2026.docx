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14AB7A6B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del w:id="1" w:author="Otávio Araújo" w:date="2026-10-14T17:24:00Z">
        <w:r w:rsidRPr="00D43589" w:rsidDel="004A06A6">
          <w:rPr>
            <w:rFonts w:ascii="Times New Roman" w:hAnsi="Times New Roman"/>
            <w:b/>
            <w:color w:val="000000" w:themeColor="text1"/>
            <w:sz w:val="28"/>
            <w:rPrChange w:id="2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3" w:author="Otávio Araújo" w:date="2026-10-14T07:33:00Z">
        <w:r w:rsidR="00B04C4B">
          <w:rPr>
            <w:rFonts w:ascii="Times New Roman" w:hAnsi="Times New Roman"/>
            <w:b/>
            <w:color w:val="000000" w:themeColor="text1"/>
            <w:sz w:val="28"/>
          </w:rPr>
          <w:t xml:space="preserve">APRENDIZAGEM MODERNA COM </w:t>
        </w:r>
      </w:ins>
      <w:ins w:id="4" w:author="Otávio Araújo" w:date="2026-10-14T07:34:00Z">
        <w:r w:rsidR="00B04C4B">
          <w:rPr>
            <w:rFonts w:ascii="Times New Roman" w:hAnsi="Times New Roman"/>
            <w:b/>
            <w:color w:val="000000" w:themeColor="text1"/>
            <w:sz w:val="28"/>
          </w:rPr>
          <w:t>INTELIGÊNCIA ARTIFICIAL: BENEFÍCIOS, DESAFIOS E O PAPEL DO PROFESSOR</w:t>
        </w:r>
      </w:ins>
      <w:del w:id="5" w:author="Otávio Araújo" w:date="2026-10-14T07:33:00Z">
        <w:r w:rsidRPr="00D43589" w:rsidDel="00B04C4B">
          <w:rPr>
            <w:rFonts w:ascii="Times New Roman" w:hAnsi="Times New Roman"/>
            <w:b/>
            <w:color w:val="000000" w:themeColor="text1"/>
            <w:sz w:val="28"/>
            <w:rPrChange w:id="6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TRABALHO]</w:delText>
        </w:r>
      </w:del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7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8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0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1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2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3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4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6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B793FC4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44" w:author="Otávio Araújo" w:date="2026-10-14T06:23:00Z">
        <w:r w:rsidRPr="00D43589" w:rsidDel="00A21F34">
          <w:rPr>
            <w:rFonts w:ascii="Times New Roman" w:hAnsi="Times New Roman" w:cs="Times New Roman"/>
            <w:color w:val="000000" w:themeColor="text1"/>
            <w:sz w:val="24"/>
            <w:szCs w:val="24"/>
            <w:rPrChange w:id="4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1</w:delText>
        </w:r>
      </w:del>
      <w:ins w:id="46" w:author="Otávio Araújo" w:date="2026-10-14T06:23:00Z">
        <w:r w:rsidR="00A21F34">
          <w:rPr>
            <w:rFonts w:ascii="Times New Roman" w:hAnsi="Times New Roman" w:cs="Times New Roman"/>
            <w:color w:val="000000" w:themeColor="text1"/>
            <w:sz w:val="24"/>
            <w:szCs w:val="24"/>
          </w:rPr>
          <w:t>Otávio Araújo Gonçalves Ribeiro</w:t>
        </w:r>
      </w:ins>
      <w:del w:id="47" w:author="Otávio Araújo" w:date="2026-10-14T06:23:00Z">
        <w:r w:rsidRPr="00D43589" w:rsidDel="00A21F34">
          <w:rPr>
            <w:rFonts w:ascii="Times New Roman" w:hAnsi="Times New Roman" w:cs="Times New Roman"/>
            <w:color w:val="000000" w:themeColor="text1"/>
            <w:sz w:val="24"/>
            <w:szCs w:val="24"/>
            <w:rPrChange w:id="4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]</w:delText>
        </w:r>
      </w:del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2DEAA0B5" w:rsidR="00595417" w:rsidRPr="00D43589" w:rsidRDefault="00A21F34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6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64" w:author="Otávio Araújo" w:date="2026-10-14T06:23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Richard Otavio </w:t>
        </w:r>
      </w:ins>
      <w:ins w:id="65" w:author="Otávio Araújo" w:date="2026-10-14T06:24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d</w:t>
        </w:r>
      </w:ins>
      <w:ins w:id="66" w:author="Otávio Araújo" w:date="2026-10-14T06:23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os Santos Salgado</w:t>
        </w:r>
      </w:ins>
      <w:del w:id="67" w:author="Otávio Araújo" w:date="2026-10-14T06:23:00Z">
        <w:r w:rsidR="00595417" w:rsidRPr="00D43589" w:rsidDel="00A21F34">
          <w:rPr>
            <w:rFonts w:ascii="Times New Roman" w:hAnsi="Times New Roman" w:cs="Times New Roman"/>
            <w:color w:val="000000" w:themeColor="text1"/>
            <w:sz w:val="24"/>
            <w:szCs w:val="24"/>
            <w:rPrChange w:id="6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</w:del>
      <w:r w:rsidR="00595417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6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6E033DC6" w:rsidR="00595417" w:rsidRPr="00D43589" w:rsidDel="00A21F34" w:rsidRDefault="00595417" w:rsidP="00A866D7">
      <w:pPr>
        <w:spacing w:after="0" w:line="240" w:lineRule="auto"/>
        <w:ind w:firstLine="709"/>
        <w:jc w:val="right"/>
        <w:rPr>
          <w:del w:id="81" w:author="Otávio Araújo" w:date="2026-10-14T06:22:00Z"/>
          <w:rFonts w:ascii="Times New Roman" w:hAnsi="Times New Roman" w:cs="Times New Roman"/>
          <w:color w:val="000000" w:themeColor="text1"/>
          <w:sz w:val="24"/>
          <w:szCs w:val="24"/>
          <w:rPrChange w:id="82" w:author="Isabella" w:date="2026-10-06T20:20:00Z">
            <w:rPr>
              <w:del w:id="83" w:author="Otávio Araújo" w:date="2026-10-14T06:22:00Z"/>
              <w:rFonts w:ascii="Times New Roman" w:hAnsi="Times New Roman" w:cs="Times New Roman"/>
              <w:sz w:val="24"/>
              <w:szCs w:val="24"/>
            </w:rPr>
          </w:rPrChange>
        </w:rPr>
      </w:pPr>
      <w:del w:id="84" w:author="Otávio Araújo" w:date="2026-10-14T06:22:00Z">
        <w:r w:rsidRPr="00D43589" w:rsidDel="00A21F34">
          <w:rPr>
            <w:rFonts w:ascii="Times New Roman" w:hAnsi="Times New Roman" w:cs="Times New Roman"/>
            <w:color w:val="000000" w:themeColor="text1"/>
            <w:sz w:val="24"/>
            <w:szCs w:val="24"/>
            <w:rPrChange w:id="8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Pr="00D43589" w:rsidDel="00A21F34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86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8"/>
        <w:r w:rsidR="001736FF" w:rsidRPr="00D43589" w:rsidDel="00A21F34">
          <w:rPr>
            <w:rStyle w:val="Refdecomentrio"/>
            <w:rFonts w:ascii="Times New Roman" w:hAnsi="Times New Roman"/>
            <w:color w:val="000000" w:themeColor="text1"/>
            <w:sz w:val="24"/>
            <w:rPrChange w:id="92" w:author="Isabella" w:date="2026-10-06T20:20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8"/>
        </w:r>
      </w:del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Del="008F5FC3" w:rsidRDefault="00F670B9" w:rsidP="005E1402">
      <w:pPr>
        <w:spacing w:after="0" w:line="240" w:lineRule="auto"/>
        <w:jc w:val="both"/>
        <w:rPr>
          <w:del w:id="96" w:author="Otávio Araújo" w:date="2026-10-14T07:08:00Z"/>
          <w:rFonts w:ascii="Times New Roman" w:hAnsi="Times New Roman" w:cs="Times New Roman"/>
          <w:b/>
          <w:color w:val="000000" w:themeColor="text1"/>
          <w:sz w:val="24"/>
          <w:szCs w:val="24"/>
          <w:rPrChange w:id="97" w:author="Isabella" w:date="2026-10-06T20:20:00Z">
            <w:rPr>
              <w:del w:id="98" w:author="Otávio Araújo" w:date="2026-10-14T07:08:00Z"/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99" w:author="Otávio Araújo" w:date="2026-10-14T23:35:00Z">
          <w:pPr>
            <w:spacing w:after="0" w:line="360" w:lineRule="auto"/>
            <w:jc w:val="both"/>
          </w:pPr>
        </w:pPrChange>
      </w:pPr>
    </w:p>
    <w:p w14:paraId="0F94A4C3" w14:textId="77777777" w:rsidR="00A866D7" w:rsidRPr="00D43589" w:rsidDel="006D5DF8" w:rsidRDefault="00A866D7" w:rsidP="005E1402">
      <w:pPr>
        <w:spacing w:after="0" w:line="240" w:lineRule="auto"/>
        <w:jc w:val="both"/>
        <w:rPr>
          <w:del w:id="100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1" w:author="Isabella" w:date="2026-10-06T20:20:00Z">
            <w:rPr>
              <w:del w:id="102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103" w:author="Otávio Araújo" w:date="2026-10-14T23:35:00Z">
          <w:pPr>
            <w:spacing w:after="0" w:line="240" w:lineRule="auto"/>
            <w:jc w:val="both"/>
          </w:pPr>
        </w:pPrChange>
      </w:pPr>
      <w:commentRangeStart w:id="104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4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06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4"/>
      </w:r>
    </w:p>
    <w:p w14:paraId="548185A3" w14:textId="77777777" w:rsidR="00CF7C84" w:rsidRPr="00D43589" w:rsidDel="006D5DF8" w:rsidRDefault="00CF7C84" w:rsidP="005E1402">
      <w:pPr>
        <w:spacing w:after="0" w:line="240" w:lineRule="auto"/>
        <w:jc w:val="both"/>
        <w:rPr>
          <w:del w:id="107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8" w:author="Isabella" w:date="2026-10-06T20:20:00Z">
            <w:rPr>
              <w:del w:id="109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110" w:author="Otávio Araújo" w:date="2026-10-14T23:35:00Z">
          <w:pPr>
            <w:spacing w:after="0" w:line="240" w:lineRule="auto"/>
            <w:jc w:val="both"/>
          </w:pPr>
        </w:pPrChange>
      </w:pPr>
    </w:p>
    <w:p w14:paraId="335FFB81" w14:textId="2497A739" w:rsidR="000746F0" w:rsidRPr="000746F0" w:rsidRDefault="00AE49E2" w:rsidP="005E1402">
      <w:pPr>
        <w:spacing w:line="240" w:lineRule="auto"/>
        <w:jc w:val="both"/>
        <w:rPr>
          <w:ins w:id="111" w:author="Otávio Araújo" w:date="2026-10-14T06:48:00Z"/>
          <w:rFonts w:ascii="Times New Roman" w:eastAsia="Times New Roman" w:hAnsi="Times New Roman" w:cs="Times New Roman"/>
          <w:sz w:val="24"/>
          <w:szCs w:val="24"/>
          <w:lang w:eastAsia="pt-BR"/>
        </w:rPr>
        <w:pPrChange w:id="112" w:author="Otávio Araújo" w:date="2026-10-14T23:35:00Z">
          <w:pPr/>
        </w:pPrChange>
      </w:pPr>
      <w:del w:id="113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114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115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116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117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del w:id="118" w:author="Otávio Araújo" w:date="2026-10-14T06:48:00Z"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1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</w:delText>
        </w:r>
      </w:del>
      <w:r w:rsidRPr="00D43589">
        <w:rPr>
          <w:rFonts w:ascii="Times New Roman" w:hAnsi="Times New Roman"/>
          <w:bCs/>
          <w:color w:val="000000" w:themeColor="text1"/>
          <w:sz w:val="24"/>
          <w:rPrChange w:id="120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INTRODUÇÃO —</w:t>
      </w:r>
      <w:ins w:id="121" w:author="Otávio Araújo" w:date="2026-10-14T06:48:00Z">
        <w:r w:rsidR="000746F0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ins w:id="122" w:author="Otávio Araújo" w:date="2026-10-14T23:04:00Z">
        <w:r w:rsidR="001D39B6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A inteligência artificial está cada vez mais presente na educação, principalmente na forma como os estudantes procuram por informações</w:t>
        </w:r>
      </w:ins>
      <w:ins w:id="123" w:author="Otávio Araújo" w:date="2026-10-14T23:05:00Z">
        <w:r w:rsidR="001D39B6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, tiram dúvidas e realizam atividades. Ferramentas de IA podem ajudar a explicar conteúdos difíceis, organizar informações e facilitar o entendimento de diferentes assuntos. Porém, apesar dessas vantage</w:t>
        </w:r>
      </w:ins>
      <w:ins w:id="124" w:author="Otávio Araújo" w:date="2026-10-14T23:06:00Z">
        <w:r w:rsidR="001D39B6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ns, também existe a preocupação com a dependência dessa tecnologia e seus efeitos no desenvolvimento do pensamento crítico e capacidade própria de resolver </w:t>
        </w:r>
      </w:ins>
      <w:ins w:id="125" w:author="Otávio Araújo" w:date="2026-10-14T23:07:00Z">
        <w:r w:rsidR="001D39B6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problemas. Com isso, esse artigo procura analisar benefícios e desafios do uso da inteligência artificial na aprendizagem, com destaque na importância do uso de maneira responsável</w:t>
        </w:r>
      </w:ins>
      <w:ins w:id="126" w:author="Otávio Araújo" w:date="2026-10-14T23:08:00Z">
        <w:r w:rsidR="001D39B6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, sem substituir o esforço dos estudantes e o papel dos professores.</w:t>
        </w:r>
      </w:ins>
    </w:p>
    <w:p w14:paraId="70CCE4F4" w14:textId="47024DA8" w:rsidR="000746F0" w:rsidRDefault="00AE49E2" w:rsidP="005E1402">
      <w:pPr>
        <w:spacing w:after="0" w:line="240" w:lineRule="auto"/>
        <w:jc w:val="both"/>
        <w:rPr>
          <w:ins w:id="127" w:author="Otávio Araújo" w:date="2026-10-14T07:41:00Z"/>
          <w:rFonts w:ascii="Times New Roman" w:hAnsi="Times New Roman"/>
          <w:bCs/>
          <w:color w:val="000000" w:themeColor="text1"/>
          <w:sz w:val="24"/>
        </w:rPr>
      </w:pPr>
      <w:del w:id="128" w:author="Otávio Araújo" w:date="2026-10-14T06:48:00Z"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2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COLE AQUI O TRECHO COM CONTEXTO, TEMA, PROBLEMA, JUSTIFICATIVA E OBJETIVO]</w:delText>
        </w:r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30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3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</w:delText>
        </w:r>
      </w:del>
      <w:r w:rsidRPr="00D43589">
        <w:rPr>
          <w:rFonts w:ascii="Times New Roman" w:hAnsi="Times New Roman"/>
          <w:bCs/>
          <w:color w:val="000000" w:themeColor="text1"/>
          <w:sz w:val="24"/>
          <w:rPrChange w:id="132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METODOLOGIA —</w:t>
      </w:r>
      <w:ins w:id="133" w:author="Otávio Araújo" w:date="2026-10-14T23:25:00Z">
        <w:r w:rsidR="00667483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ins w:id="134" w:author="Otávio Araújo" w:date="2026-10-14T23:08:00Z">
        <w:r w:rsidR="001D39B6">
          <w:rPr>
            <w:rFonts w:ascii="Times New Roman" w:hAnsi="Times New Roman"/>
            <w:bCs/>
            <w:color w:val="000000" w:themeColor="text1"/>
            <w:sz w:val="24"/>
          </w:rPr>
          <w:t>O estudo foi desenvolvido por meio da revisão comparativa de três artigos</w:t>
        </w:r>
      </w:ins>
      <w:ins w:id="135" w:author="Otávio Araújo" w:date="2026-10-14T23:26:00Z">
        <w:r w:rsidR="00A6359B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ins w:id="136" w:author="Otávio Araújo" w:date="2026-10-14T23:08:00Z">
        <w:r w:rsidR="001D39B6">
          <w:rPr>
            <w:rFonts w:ascii="Times New Roman" w:hAnsi="Times New Roman"/>
            <w:bCs/>
            <w:color w:val="000000" w:themeColor="text1"/>
            <w:sz w:val="24"/>
          </w:rPr>
          <w:t>científicos publicados em 2023,</w:t>
        </w:r>
      </w:ins>
      <w:ins w:id="137" w:author="Otávio Araújo" w:date="2026-10-14T23:25:00Z">
        <w:r w:rsidR="00274FE2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ins w:id="138" w:author="Otávio Araújo" w:date="2026-10-14T23:08:00Z">
        <w:r w:rsidR="001D39B6">
          <w:rPr>
            <w:rFonts w:ascii="Times New Roman" w:hAnsi="Times New Roman"/>
            <w:bCs/>
            <w:color w:val="000000" w:themeColor="text1"/>
            <w:sz w:val="24"/>
          </w:rPr>
          <w:t>2024 e 2025. F</w:t>
        </w:r>
      </w:ins>
      <w:ins w:id="139" w:author="Otávio Araújo" w:date="2026-10-14T23:09:00Z">
        <w:r w:rsidR="001D39B6">
          <w:rPr>
            <w:rFonts w:ascii="Times New Roman" w:hAnsi="Times New Roman"/>
            <w:bCs/>
            <w:color w:val="000000" w:themeColor="text1"/>
            <w:sz w:val="24"/>
          </w:rPr>
          <w:t xml:space="preserve">oram considerados os estudos de Barbosa, Bezerra E. T. et al, e Inácio Teixeira e Silva Filho, que abordaram a utilização de </w:t>
        </w:r>
      </w:ins>
      <w:ins w:id="140" w:author="Otávio Araújo" w:date="2026-10-14T23:10:00Z">
        <w:r w:rsidR="001D39B6">
          <w:rPr>
            <w:rFonts w:ascii="Times New Roman" w:hAnsi="Times New Roman"/>
            <w:bCs/>
            <w:color w:val="000000" w:themeColor="text1"/>
            <w:sz w:val="24"/>
          </w:rPr>
          <w:t>inteligência artificial na aprendizagem dos estudantes</w:t>
        </w:r>
      </w:ins>
      <w:ins w:id="141" w:author="Otávio Araújo" w:date="2026-10-14T23:27:00Z">
        <w:r w:rsidR="00FA2FE6">
          <w:rPr>
            <w:rFonts w:ascii="Times New Roman" w:hAnsi="Times New Roman"/>
            <w:bCs/>
            <w:color w:val="000000" w:themeColor="text1"/>
            <w:sz w:val="24"/>
          </w:rPr>
          <w:t>,</w:t>
        </w:r>
      </w:ins>
      <w:ins w:id="142" w:author="Otávio Araújo" w:date="2026-10-14T23:10:00Z">
        <w:r w:rsidR="001D39B6">
          <w:rPr>
            <w:rFonts w:ascii="Times New Roman" w:hAnsi="Times New Roman"/>
            <w:bCs/>
            <w:color w:val="000000" w:themeColor="text1"/>
            <w:sz w:val="24"/>
          </w:rPr>
          <w:t xml:space="preserve"> o uso responsável da mesma e o papel dos professores no aprendizado. Foram comparados os objetivos,</w:t>
        </w:r>
      </w:ins>
      <w:ins w:id="143" w:author="Otávio Araújo" w:date="2026-10-14T23:11:00Z">
        <w:r w:rsidR="001D39B6">
          <w:rPr>
            <w:rFonts w:ascii="Times New Roman" w:hAnsi="Times New Roman"/>
            <w:bCs/>
            <w:color w:val="000000" w:themeColor="text1"/>
            <w:sz w:val="24"/>
          </w:rPr>
          <w:t xml:space="preserve"> os métodos e resultados apresentados pelos autores, buscando mostrar pontos em comum, diferenças e questões que ainda precisam ser investigadas ao longo dos anos.</w:t>
        </w:r>
      </w:ins>
      <w:del w:id="144" w:author="Otávio Araújo" w:date="2026-10-14T06:58:00Z">
        <w:r w:rsidRPr="00D43589" w:rsidDel="006915E5">
          <w:rPr>
            <w:rFonts w:ascii="Times New Roman" w:hAnsi="Times New Roman"/>
            <w:bCs/>
            <w:color w:val="000000" w:themeColor="text1"/>
            <w:sz w:val="24"/>
            <w:rPrChange w:id="14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COLE AQUI O TRECHO COM TIPO DE REVISÃO, BASES, RECORTE, CRITÉRIOS, TRIAGEM E ANÁLISE</w:delText>
        </w:r>
      </w:del>
      <w:del w:id="146" w:author="Otávio Araújo" w:date="2026-10-14T07:21:00Z">
        <w:r w:rsidRPr="00D43589" w:rsidDel="00FB25D3">
          <w:rPr>
            <w:rFonts w:ascii="Times New Roman" w:hAnsi="Times New Roman"/>
            <w:bCs/>
            <w:color w:val="000000" w:themeColor="text1"/>
            <w:sz w:val="24"/>
            <w:rPrChange w:id="14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</w:del>
      <w:del w:id="148" w:author="Otávio Araújo" w:date="2026-10-14T07:41:00Z">
        <w:r w:rsidRPr="00D43589" w:rsidDel="00934C16">
          <w:rPr>
            <w:rFonts w:ascii="Times New Roman" w:hAnsi="Times New Roman"/>
            <w:bCs/>
            <w:color w:val="000000" w:themeColor="text1"/>
            <w:sz w:val="24"/>
            <w:rPrChange w:id="149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</w:del>
    </w:p>
    <w:p w14:paraId="35E9F202" w14:textId="77777777" w:rsidR="00934C16" w:rsidRDefault="00934C16" w:rsidP="005E1402">
      <w:pPr>
        <w:spacing w:after="0" w:line="240" w:lineRule="auto"/>
        <w:jc w:val="both"/>
        <w:rPr>
          <w:ins w:id="150" w:author="Otávio Araújo" w:date="2026-10-14T06:49:00Z"/>
          <w:rFonts w:ascii="Times New Roman" w:hAnsi="Times New Roman"/>
          <w:bCs/>
          <w:color w:val="000000" w:themeColor="text1"/>
          <w:sz w:val="24"/>
        </w:rPr>
      </w:pPr>
    </w:p>
    <w:p w14:paraId="1E95A236" w14:textId="65D01A71" w:rsidR="008F5FC3" w:rsidRDefault="00AE49E2" w:rsidP="005E1402">
      <w:pPr>
        <w:spacing w:after="0" w:line="240" w:lineRule="auto"/>
        <w:jc w:val="both"/>
        <w:rPr>
          <w:ins w:id="151" w:author="Otávio Araújo" w:date="2026-10-14T07:07:00Z"/>
          <w:rFonts w:ascii="Times New Roman" w:hAnsi="Times New Roman"/>
          <w:bCs/>
          <w:color w:val="000000" w:themeColor="text1"/>
          <w:sz w:val="24"/>
        </w:rPr>
      </w:pPr>
      <w:del w:id="152" w:author="Otávio Araújo" w:date="2026-10-14T06:49:00Z"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5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</w:delText>
        </w:r>
      </w:del>
      <w:r w:rsidRPr="00D43589">
        <w:rPr>
          <w:rFonts w:ascii="Times New Roman" w:hAnsi="Times New Roman"/>
          <w:bCs/>
          <w:color w:val="000000" w:themeColor="text1"/>
          <w:sz w:val="24"/>
          <w:rPrChange w:id="154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DESENVOLVIMENTO —</w:t>
      </w:r>
      <w:ins w:id="155" w:author="Otávio Araújo" w:date="2026-10-14T23:25:00Z">
        <w:r w:rsidR="00667483">
          <w:rPr>
            <w:rFonts w:ascii="Times New Roman" w:hAnsi="Times New Roman"/>
            <w:bCs/>
            <w:color w:val="000000" w:themeColor="text1"/>
            <w:sz w:val="24"/>
          </w:rPr>
          <w:t xml:space="preserve"> É</w:t>
        </w:r>
      </w:ins>
      <w:ins w:id="156" w:author="Otávio Araújo" w:date="2026-10-14T23:11:00Z">
        <w:r w:rsidR="001D39B6">
          <w:rPr>
            <w:rFonts w:ascii="Times New Roman" w:hAnsi="Times New Roman"/>
            <w:bCs/>
            <w:color w:val="000000" w:themeColor="text1"/>
            <w:sz w:val="24"/>
          </w:rPr>
          <w:t xml:space="preserve"> visto nos 3 artigos que a inteligência artifici</w:t>
        </w:r>
      </w:ins>
      <w:ins w:id="157" w:author="Otávio Araújo" w:date="2026-10-14T23:12:00Z">
        <w:r w:rsidR="001D39B6">
          <w:rPr>
            <w:rFonts w:ascii="Times New Roman" w:hAnsi="Times New Roman"/>
            <w:bCs/>
            <w:color w:val="000000" w:themeColor="text1"/>
            <w:sz w:val="24"/>
          </w:rPr>
          <w:t>al pode ajudar bastante na educação</w:t>
        </w:r>
        <w:r w:rsidR="00F1564A">
          <w:rPr>
            <w:rFonts w:ascii="Times New Roman" w:hAnsi="Times New Roman"/>
            <w:bCs/>
            <w:color w:val="000000" w:themeColor="text1"/>
            <w:sz w:val="24"/>
          </w:rPr>
          <w:t>, principalmente na hora do estudo, tirar dúvidas e entender melhor os conteúdos. Também mostram que existem alguns problemas, como acabar dependendo demais dessa tecnologia, a preocupação</w:t>
        </w:r>
      </w:ins>
      <w:ins w:id="158" w:author="Otávio Araújo" w:date="2026-10-14T23:13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com dados pessoais e o fato de que nem todos têm acesso a essa ferramenta. Além disso, a inteligência artificial deve ajudar alunos e professores, e não</w:t>
        </w:r>
      </w:ins>
      <w:ins w:id="159" w:author="Otávio Araújo" w:date="2026-10-14T23:14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substituir o papel do educador. Ainda é preciso entender melhor como ela influ</w:t>
        </w:r>
      </w:ins>
      <w:ins w:id="160" w:author="Otávio Araújo" w:date="2026-10-14T23:28:00Z">
        <w:r w:rsidR="00C111D5">
          <w:rPr>
            <w:rFonts w:ascii="Times New Roman" w:hAnsi="Times New Roman"/>
            <w:bCs/>
            <w:color w:val="000000" w:themeColor="text1"/>
            <w:sz w:val="24"/>
          </w:rPr>
          <w:t>e</w:t>
        </w:r>
      </w:ins>
      <w:ins w:id="161" w:author="Otávio Araújo" w:date="2026-10-14T23:14:00Z">
        <w:r w:rsidR="00F1564A">
          <w:rPr>
            <w:rFonts w:ascii="Times New Roman" w:hAnsi="Times New Roman"/>
            <w:bCs/>
            <w:color w:val="000000" w:themeColor="text1"/>
            <w:sz w:val="24"/>
          </w:rPr>
          <w:t>ncia o aprendizado na p</w:t>
        </w:r>
      </w:ins>
      <w:ins w:id="162" w:author="Otávio Araújo" w:date="2026-10-14T23:15:00Z">
        <w:r w:rsidR="00F1564A">
          <w:rPr>
            <w:rFonts w:ascii="Times New Roman" w:hAnsi="Times New Roman"/>
            <w:bCs/>
            <w:color w:val="000000" w:themeColor="text1"/>
            <w:sz w:val="24"/>
          </w:rPr>
          <w:t>rática e ao longo do tempo. Com isso, a inteligência artificial pode ser muito útil no</w:t>
        </w:r>
      </w:ins>
      <w:ins w:id="163" w:author="Otávio Araújo" w:date="2026-10-14T23:16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aprendizado, desde que usada da maneira correta e consciente. Tanto os alunos quanto os professores não devem ficar dependentes dessa tecnologia, mas si</w:t>
        </w:r>
      </w:ins>
      <w:ins w:id="164" w:author="Otávio Araújo" w:date="2026-10-14T23:17:00Z">
        <w:r w:rsidR="00F1564A">
          <w:rPr>
            <w:rFonts w:ascii="Times New Roman" w:hAnsi="Times New Roman"/>
            <w:bCs/>
            <w:color w:val="000000" w:themeColor="text1"/>
            <w:sz w:val="24"/>
          </w:rPr>
          <w:t>m usar como ajuda nos estudos e trabalhos.</w:t>
        </w:r>
      </w:ins>
      <w:del w:id="165" w:author="Otávio Araújo" w:date="2026-10-14T23:03:00Z">
        <w:r w:rsidRPr="00D43589" w:rsidDel="001D39B6">
          <w:rPr>
            <w:rFonts w:ascii="Times New Roman" w:hAnsi="Times New Roman"/>
            <w:bCs/>
            <w:color w:val="000000" w:themeColor="text1"/>
            <w:sz w:val="24"/>
            <w:rPrChange w:id="166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</w:delText>
        </w:r>
      </w:del>
    </w:p>
    <w:p w14:paraId="18083DEF" w14:textId="77777777" w:rsidR="008F5FC3" w:rsidRDefault="008F5FC3" w:rsidP="005E1402">
      <w:pPr>
        <w:spacing w:after="0"/>
        <w:jc w:val="both"/>
        <w:rPr>
          <w:ins w:id="167" w:author="Otávio Araújo" w:date="2026-10-14T07:07:00Z"/>
          <w:rFonts w:ascii="Times New Roman" w:hAnsi="Times New Roman"/>
          <w:bCs/>
          <w:color w:val="000000" w:themeColor="text1"/>
          <w:sz w:val="24"/>
        </w:rPr>
        <w:pPrChange w:id="168" w:author="Otávio Araújo" w:date="2026-10-14T23:31:00Z">
          <w:pPr>
            <w:spacing w:after="0" w:line="240" w:lineRule="auto"/>
            <w:jc w:val="both"/>
          </w:pPr>
        </w:pPrChange>
      </w:pPr>
    </w:p>
    <w:p w14:paraId="07F0A2EC" w14:textId="6B05413D" w:rsidR="00623E37" w:rsidRPr="000746F0" w:rsidRDefault="00AE49E2" w:rsidP="005E140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4"/>
          <w:rPrChange w:id="169" w:author="Otávio Araújo" w:date="2026-10-14T06:49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70" w:author="Otávio Araújo" w:date="2026-10-14T23:35:00Z">
          <w:pPr>
            <w:spacing w:after="0" w:line="360" w:lineRule="auto"/>
          </w:pPr>
        </w:pPrChange>
      </w:pPr>
      <w:del w:id="171" w:author="Otávio Araújo" w:date="2026-10-14T07:07:00Z">
        <w:r w:rsidRPr="00D43589" w:rsidDel="008F5FC3">
          <w:rPr>
            <w:rFonts w:ascii="Times New Roman" w:hAnsi="Times New Roman"/>
            <w:bCs/>
            <w:color w:val="000000" w:themeColor="text1"/>
            <w:sz w:val="24"/>
            <w:rPrChange w:id="172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lastRenderedPageBreak/>
          <w:delText>COLE AQUI A SÍNTESE CRÍTICA DOS ESTUDOS, COM</w:delText>
        </w:r>
      </w:del>
      <w:del w:id="173" w:author="Otávio Araújo" w:date="2026-10-14T06:49:00Z"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74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</w:delText>
        </w:r>
      </w:del>
      <w:del w:id="175" w:author="Otávio Araújo" w:date="2026-10-14T07:07:00Z">
        <w:r w:rsidRPr="00D43589" w:rsidDel="008F5FC3">
          <w:rPr>
            <w:rFonts w:ascii="Times New Roman" w:hAnsi="Times New Roman"/>
            <w:bCs/>
            <w:color w:val="000000" w:themeColor="text1"/>
            <w:sz w:val="24"/>
            <w:rPrChange w:id="176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COMPARAÇÕES, RESULTADOS, LIMITAÇÕES E LACUNAS]</w:delText>
        </w:r>
        <w:r w:rsidRPr="00D43589" w:rsidDel="008F5FC3">
          <w:rPr>
            <w:rFonts w:ascii="Times New Roman" w:hAnsi="Times New Roman"/>
            <w:bCs/>
            <w:color w:val="000000" w:themeColor="text1"/>
            <w:sz w:val="24"/>
            <w:rPrChange w:id="177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</w:del>
      <w:del w:id="178" w:author="Otávio Araújo" w:date="2026-10-14T06:49:00Z">
        <w:r w:rsidRPr="00D43589" w:rsidDel="000746F0">
          <w:rPr>
            <w:rFonts w:ascii="Times New Roman" w:hAnsi="Times New Roman"/>
            <w:bCs/>
            <w:color w:val="000000" w:themeColor="text1"/>
            <w:sz w:val="24"/>
            <w:rPrChange w:id="17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</w:delText>
        </w:r>
      </w:del>
      <w:r w:rsidRPr="00D43589">
        <w:rPr>
          <w:rFonts w:ascii="Times New Roman" w:hAnsi="Times New Roman"/>
          <w:bCs/>
          <w:color w:val="000000" w:themeColor="text1"/>
          <w:sz w:val="24"/>
          <w:rPrChange w:id="180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CONSIDERAÇÕES GERAIS —</w:t>
      </w:r>
      <w:ins w:id="181" w:author="Otávio Araújo" w:date="2026-10-14T23:25:00Z">
        <w:r w:rsidR="00667483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ins w:id="182" w:author="Otávio Araújo" w:date="2026-10-14T23:17:00Z">
        <w:r w:rsidR="00F1564A">
          <w:rPr>
            <w:rFonts w:ascii="Times New Roman" w:hAnsi="Times New Roman"/>
            <w:bCs/>
            <w:color w:val="000000" w:themeColor="text1"/>
            <w:sz w:val="24"/>
          </w:rPr>
          <w:t>A inteligência artificial pode contribuir para uma aprendizagem mais acessível, principalmente</w:t>
        </w:r>
      </w:ins>
      <w:ins w:id="183" w:author="Otávio Araújo" w:date="2026-10-14T23:18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no esclarecimento de dúvidas dos estudantes e </w:t>
        </w:r>
      </w:ins>
      <w:ins w:id="184" w:author="Otávio Araújo" w:date="2026-10-14T23:19:00Z">
        <w:r w:rsidR="00F1564A">
          <w:rPr>
            <w:rFonts w:ascii="Times New Roman" w:hAnsi="Times New Roman"/>
            <w:bCs/>
            <w:color w:val="000000" w:themeColor="text1"/>
            <w:sz w:val="24"/>
          </w:rPr>
          <w:t>na compreensão de</w:t>
        </w:r>
      </w:ins>
      <w:ins w:id="185" w:author="Otávio Araújo" w:date="2026-10-14T23:18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conteúdos difíceis</w:t>
        </w:r>
      </w:ins>
      <w:ins w:id="186" w:author="Otávio Araújo" w:date="2026-10-14T23:19:00Z">
        <w:r w:rsidR="00F1564A">
          <w:rPr>
            <w:rFonts w:ascii="Times New Roman" w:hAnsi="Times New Roman"/>
            <w:bCs/>
            <w:color w:val="000000" w:themeColor="text1"/>
            <w:sz w:val="24"/>
          </w:rPr>
          <w:t>.</w:t>
        </w:r>
      </w:ins>
      <w:ins w:id="187" w:author="Otávio Araújo" w:date="2026-10-14T23:20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No entanto, seu uso precisa ser equilibrado evitando a dependência crônica.</w:t>
        </w:r>
      </w:ins>
      <w:ins w:id="188" w:author="Otávio Araújo" w:date="2026-10-14T23:22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O professor é essencial na orientação dos alunos, estimulando o pensamento</w:t>
        </w:r>
        <w:r w:rsidR="003767CA">
          <w:rPr>
            <w:rFonts w:ascii="Times New Roman" w:hAnsi="Times New Roman"/>
            <w:bCs/>
            <w:color w:val="000000" w:themeColor="text1"/>
            <w:sz w:val="24"/>
          </w:rPr>
          <w:t xml:space="preserve"> crítico e acompanhando o desenvolvimento, f</w:t>
        </w:r>
      </w:ins>
      <w:ins w:id="189" w:author="Otávio Araújo" w:date="2026-10-14T23:23:00Z">
        <w:r w:rsidR="003767CA">
          <w:rPr>
            <w:rFonts w:ascii="Times New Roman" w:hAnsi="Times New Roman"/>
            <w:bCs/>
            <w:color w:val="000000" w:themeColor="text1"/>
            <w:sz w:val="24"/>
          </w:rPr>
          <w:t xml:space="preserve">azendo com que a inteligência artificial seja usada como ferramenta de apoio, não como algo que substitua o esforço do aprendizado. Assim, os estudos podem afirmar como diferentes formas </w:t>
        </w:r>
      </w:ins>
      <w:ins w:id="190" w:author="Otávio Araújo" w:date="2026-10-14T23:24:00Z">
        <w:r w:rsidR="003767CA">
          <w:rPr>
            <w:rFonts w:ascii="Times New Roman" w:hAnsi="Times New Roman"/>
            <w:bCs/>
            <w:color w:val="000000" w:themeColor="text1"/>
            <w:sz w:val="24"/>
          </w:rPr>
          <w:t>de utilização dessa tecnologia influenciam a compreensão do conteúdo e o desenvolvimento das habilidades dos estudantes acadêmicos.</w:t>
        </w:r>
      </w:ins>
      <w:ins w:id="191" w:author="Otávio Araújo" w:date="2026-10-14T23:18:00Z">
        <w:r w:rsidR="00F1564A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del w:id="192" w:author="Otávio Araújo" w:date="2026-10-14T07:18:00Z">
        <w:r w:rsidRPr="00D43589" w:rsidDel="00FB25D3">
          <w:rPr>
            <w:rFonts w:ascii="Times New Roman" w:hAnsi="Times New Roman"/>
            <w:bCs/>
            <w:color w:val="000000" w:themeColor="text1"/>
            <w:sz w:val="24"/>
            <w:rPrChange w:id="19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 COLE AQUI A RESPOSTA AO PROBLEMA, O SIGNIFICADO DOS ACHADOS, AS LIMITAÇÕES E AS RECOMENDAÇÕES</w:delText>
        </w:r>
      </w:del>
      <w:del w:id="194" w:author="Otávio Araújo" w:date="2026-10-14T07:21:00Z">
        <w:r w:rsidRPr="00D43589" w:rsidDel="00FB25D3">
          <w:rPr>
            <w:rFonts w:ascii="Times New Roman" w:hAnsi="Times New Roman"/>
            <w:bCs/>
            <w:color w:val="000000" w:themeColor="text1"/>
            <w:sz w:val="24"/>
            <w:rPrChange w:id="19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</w:del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9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3648C25A" w:rsidR="004708DB" w:rsidRPr="00D43589" w:rsidRDefault="00ED28C6" w:rsidP="005E140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9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98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ins w:id="199" w:author="Otávio Araújo" w:date="2026-10-14T07:22:00Z">
        <w:r w:rsidR="00FB25D3">
          <w:rPr>
            <w:rFonts w:ascii="Times New Roman" w:hAnsi="Times New Roman"/>
            <w:b/>
            <w:color w:val="000000" w:themeColor="text1"/>
            <w:sz w:val="24"/>
          </w:rPr>
          <w:t>Inteligência artificial. Ensino</w:t>
        </w:r>
      </w:ins>
      <w:ins w:id="200" w:author="Otávio Araújo" w:date="2026-10-14T07:23:00Z">
        <w:r w:rsidR="00FB25D3">
          <w:rPr>
            <w:rFonts w:ascii="Times New Roman" w:hAnsi="Times New Roman"/>
            <w:b/>
            <w:color w:val="000000" w:themeColor="text1"/>
            <w:sz w:val="24"/>
          </w:rPr>
          <w:t>. Aprendizado</w:t>
        </w:r>
      </w:ins>
      <w:del w:id="201" w:author="Otávio Araújo" w:date="2026-10-14T07:22:00Z">
        <w:r w:rsidRPr="00D43589" w:rsidDel="00FB25D3">
          <w:rPr>
            <w:rFonts w:ascii="Times New Roman" w:hAnsi="Times New Roman"/>
            <w:color w:val="000000" w:themeColor="text1"/>
            <w:sz w:val="24"/>
            <w:rPrChange w:id="202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TRÊS PALAVRAS-CHAVE SEPARADAS POR PONTO]</w:delText>
        </w:r>
      </w:del>
    </w:p>
    <w:p w14:paraId="4E6E9146" w14:textId="77777777" w:rsidR="004708DB" w:rsidRPr="00D43589" w:rsidRDefault="004708DB" w:rsidP="005E14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20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5E14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20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5E14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20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206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20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20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206"/>
      <w:r w:rsidR="000656E9" w:rsidRPr="00D43589">
        <w:rPr>
          <w:b/>
          <w:color w:val="000000" w:themeColor="text1"/>
          <w:sz w:val="24"/>
          <w:szCs w:val="24"/>
          <w:rPrChange w:id="209" w:author="Isabella" w:date="2026-10-06T20:20:00Z">
            <w:rPr>
              <w:b/>
              <w:sz w:val="24"/>
              <w:szCs w:val="24"/>
            </w:rPr>
          </w:rPrChange>
        </w:rPr>
        <w:commentReference w:id="206"/>
      </w:r>
    </w:p>
    <w:p w14:paraId="4BE41803" w14:textId="1E00C3DA" w:rsidR="00A93D78" w:rsidRPr="00F733C2" w:rsidDel="00F733C2" w:rsidRDefault="00A93D78" w:rsidP="005E1402">
      <w:pPr>
        <w:spacing w:before="200" w:line="240" w:lineRule="auto"/>
        <w:jc w:val="both"/>
        <w:rPr>
          <w:del w:id="210" w:author="Otávio Araújo" w:date="2026-10-14T17:17:00Z"/>
          <w:rFonts w:ascii="Times New Roman" w:hAnsi="Times New Roman" w:cs="Times New Roman"/>
          <w:color w:val="000000" w:themeColor="text1"/>
          <w:sz w:val="24"/>
          <w:szCs w:val="24"/>
        </w:rPr>
        <w:pPrChange w:id="211" w:author="Otávio Araújo" w:date="2026-10-14T23:35:00Z">
          <w:pPr>
            <w:spacing w:before="200" w:line="240" w:lineRule="auto"/>
          </w:pPr>
        </w:pPrChange>
      </w:pPr>
      <w:del w:id="212" w:author="Otávio Araújo" w:date="2026-10-14T07:26:00Z">
        <w:r w:rsidRPr="00F733C2" w:rsidDel="00FB25D3">
          <w:rPr>
            <w:rFonts w:ascii="Times New Roman" w:hAnsi="Times New Roman" w:cs="Times New Roman"/>
            <w:color w:val="000000" w:themeColor="text1"/>
            <w:sz w:val="24"/>
            <w:szCs w:val="24"/>
            <w:rPrChange w:id="213" w:author="Otávio Araújo" w:date="2026-10-14T17:18:00Z">
              <w:rPr>
                <w:rFonts w:ascii="Times New Roman" w:hAnsi="Times New Roman"/>
                <w:color w:val="1F4E79"/>
                <w:sz w:val="24"/>
              </w:rPr>
            </w:rPrChange>
          </w:rPr>
          <w:delText>[</w:delText>
        </w:r>
      </w:del>
      <w:del w:id="214" w:author="Otávio Araújo" w:date="2026-10-14T07:24:00Z">
        <w:r w:rsidRPr="00F733C2" w:rsidDel="00FB25D3">
          <w:rPr>
            <w:rFonts w:ascii="Times New Roman" w:hAnsi="Times New Roman" w:cs="Times New Roman"/>
            <w:color w:val="000000" w:themeColor="text1"/>
            <w:sz w:val="24"/>
            <w:szCs w:val="24"/>
            <w:rPrChange w:id="215" w:author="Otávio Araújo" w:date="2026-10-14T17:18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A PRIMEIRA REFERÊNCIA CITADA, EM ORDEM ALFABÉTICA E NO PADRÃO EXIGIDO]</w:delText>
        </w:r>
      </w:del>
    </w:p>
    <w:p w14:paraId="1E6636DF" w14:textId="5C67E5CE" w:rsidR="00F733C2" w:rsidRPr="00F733C2" w:rsidRDefault="00F733C2" w:rsidP="005E1402">
      <w:pPr>
        <w:spacing w:before="200" w:line="240" w:lineRule="auto"/>
        <w:jc w:val="both"/>
        <w:rPr>
          <w:ins w:id="216" w:author="Otávio Araújo" w:date="2026-10-14T17:17:00Z"/>
          <w:rFonts w:ascii="Times New Roman" w:hAnsi="Times New Roman" w:cs="Times New Roman"/>
          <w:color w:val="000000" w:themeColor="text1"/>
          <w:sz w:val="24"/>
          <w:szCs w:val="24"/>
          <w:rPrChange w:id="217" w:author="Otávio Araújo" w:date="2026-10-14T17:18:00Z">
            <w:rPr>
              <w:ins w:id="218" w:author="Otávio Araújo" w:date="2026-10-14T17:17:00Z"/>
              <w:rFonts w:ascii="Times New Roman" w:hAnsi="Times New Roman" w:cs="Times New Roman"/>
              <w:sz w:val="24"/>
              <w:szCs w:val="24"/>
            </w:rPr>
          </w:rPrChange>
        </w:rPr>
        <w:pPrChange w:id="219" w:author="Otávio Araújo" w:date="2026-10-14T23:35:00Z">
          <w:pPr>
            <w:spacing w:before="200" w:line="240" w:lineRule="auto"/>
          </w:pPr>
        </w:pPrChange>
      </w:pPr>
      <w:ins w:id="220" w:author="Otávio Araújo" w:date="2026-10-14T17:17:00Z">
        <w:r w:rsidRPr="00F733C2">
          <w:rPr>
            <w:rFonts w:ascii="Times New Roman" w:hAnsi="Times New Roman" w:cs="Times New Roman"/>
            <w:color w:val="1E293B"/>
            <w:sz w:val="24"/>
            <w:szCs w:val="24"/>
            <w:shd w:val="clear" w:color="auto" w:fill="FFFFFF"/>
            <w:rPrChange w:id="221" w:author="Otávio Araújo" w:date="2026-10-14T17:18:00Z">
              <w:rPr>
                <w:rFonts w:ascii="Arial" w:hAnsi="Arial" w:cs="Arial"/>
                <w:color w:val="1E293B"/>
                <w:sz w:val="27"/>
                <w:szCs w:val="27"/>
                <w:shd w:val="clear" w:color="auto" w:fill="FFFFFF"/>
              </w:rPr>
            </w:rPrChange>
          </w:rPr>
          <w:t xml:space="preserve">ALMEIDA CORREA BARBOSA, C. R. DE. TRANSFORMAÇÕES NO ENSINO-APRENDIZAGEM COM O USO DA INTELIGÊNCIA ARTIFICIAL: REVISÃO SISTEMÁTICA DA LITERATURA. </w:t>
        </w:r>
        <w:r w:rsidRPr="00F733C2">
          <w:rPr>
            <w:rFonts w:ascii="Times New Roman" w:hAnsi="Times New Roman" w:cs="Times New Roman"/>
            <w:b/>
            <w:bCs/>
            <w:color w:val="1E293B"/>
            <w:sz w:val="24"/>
            <w:szCs w:val="24"/>
            <w:shd w:val="clear" w:color="auto" w:fill="FFFFFF"/>
            <w:rPrChange w:id="222" w:author="Otávio Araújo" w:date="2026-10-14T17:18:00Z">
              <w:rPr>
                <w:rFonts w:ascii="Arial" w:hAnsi="Arial" w:cs="Arial"/>
                <w:b/>
                <w:bCs/>
                <w:color w:val="1E293B"/>
                <w:sz w:val="27"/>
                <w:szCs w:val="27"/>
                <w:shd w:val="clear" w:color="auto" w:fill="FFFFFF"/>
              </w:rPr>
            </w:rPrChange>
          </w:rPr>
          <w:t>RECIMA21 - Revista Científica Multidisciplinar - ISSN 2675-6218</w:t>
        </w:r>
        <w:r w:rsidRPr="00F733C2">
          <w:rPr>
            <w:rFonts w:ascii="Times New Roman" w:hAnsi="Times New Roman" w:cs="Times New Roman"/>
            <w:color w:val="1E293B"/>
            <w:sz w:val="24"/>
            <w:szCs w:val="24"/>
            <w:shd w:val="clear" w:color="auto" w:fill="FFFFFF"/>
            <w:rPrChange w:id="223" w:author="Otávio Araújo" w:date="2026-10-14T17:18:00Z">
              <w:rPr>
                <w:rFonts w:ascii="Arial" w:hAnsi="Arial" w:cs="Arial"/>
                <w:color w:val="1E293B"/>
                <w:sz w:val="27"/>
                <w:szCs w:val="27"/>
                <w:shd w:val="clear" w:color="auto" w:fill="FFFFFF"/>
              </w:rPr>
            </w:rPrChange>
          </w:rPr>
          <w:t>, v. 4, n. 5, p. e453103, 29 abr.2023.</w:t>
        </w:r>
      </w:ins>
    </w:p>
    <w:p w14:paraId="74488417" w14:textId="00E00196" w:rsidR="00F733C2" w:rsidRPr="00F733C2" w:rsidRDefault="00F733C2" w:rsidP="005E1402">
      <w:pPr>
        <w:spacing w:before="200" w:line="240" w:lineRule="auto"/>
        <w:jc w:val="both"/>
        <w:rPr>
          <w:ins w:id="224" w:author="Otávio Araújo" w:date="2026-10-14T17:18:00Z"/>
          <w:rFonts w:ascii="Times New Roman" w:hAnsi="Times New Roman" w:cs="Times New Roman"/>
          <w:color w:val="000000" w:themeColor="text1"/>
          <w:sz w:val="24"/>
          <w:szCs w:val="24"/>
        </w:rPr>
        <w:pPrChange w:id="225" w:author="Otávio Araújo" w:date="2026-10-14T23:35:00Z">
          <w:pPr>
            <w:spacing w:before="200" w:line="240" w:lineRule="auto"/>
          </w:pPr>
        </w:pPrChange>
      </w:pPr>
      <w:ins w:id="226" w:author="Otávio Araújo" w:date="2026-10-14T17:18:00Z">
        <w:r w:rsidRPr="00F733C2">
          <w:rPr>
            <w:rFonts w:ascii="Times New Roman" w:hAnsi="Times New Roman" w:cs="Times New Roman"/>
            <w:sz w:val="24"/>
            <w:szCs w:val="24"/>
            <w:rPrChange w:id="227" w:author="Otávio Araújo" w:date="2026-10-14T17:18:00Z">
              <w:rPr>
                <w:rFonts w:ascii="Noto Serif" w:hAnsi="Noto Serif" w:cs="Noto Serif"/>
                <w:sz w:val="20"/>
                <w:szCs w:val="20"/>
              </w:rPr>
            </w:rPrChange>
          </w:rPr>
          <w:t xml:space="preserve">BEZERRA, E. T. et al. O IMPACTO DO USO DA INTELIGÊNCIA ARTIFICIAL NOS PROCESSOS DE ENSINO E APRENDIZAGEM. </w:t>
        </w:r>
        <w:r w:rsidRPr="00F733C2">
          <w:rPr>
            <w:rFonts w:ascii="Times New Roman" w:hAnsi="Times New Roman" w:cs="Times New Roman"/>
            <w:b/>
            <w:bCs/>
            <w:sz w:val="24"/>
            <w:szCs w:val="24"/>
            <w:rPrChange w:id="228" w:author="Otávio Araújo" w:date="2026-10-14T17:18:00Z">
              <w:rPr>
                <w:rFonts w:ascii="Noto Serif" w:hAnsi="Noto Serif" w:cs="Noto Serif"/>
                <w:b/>
                <w:bCs/>
                <w:sz w:val="20"/>
                <w:szCs w:val="20"/>
              </w:rPr>
            </w:rPrChange>
          </w:rPr>
          <w:t>Revista Ibero-Americana de Humanidades, Ciências e Educação</w:t>
        </w:r>
        <w:r w:rsidRPr="00F733C2">
          <w:rPr>
            <w:rFonts w:ascii="Times New Roman" w:hAnsi="Times New Roman" w:cs="Times New Roman"/>
            <w:sz w:val="24"/>
            <w:szCs w:val="24"/>
            <w:rPrChange w:id="229" w:author="Otávio Araújo" w:date="2026-10-14T17:18:00Z">
              <w:rPr>
                <w:rFonts w:ascii="Noto Serif" w:hAnsi="Noto Serif" w:cs="Noto Serif"/>
                <w:sz w:val="20"/>
                <w:szCs w:val="20"/>
              </w:rPr>
            </w:rPrChange>
          </w:rPr>
          <w:t>, v. 10, n. 7, p. 1211–1220, 8 jul.2024.</w:t>
        </w:r>
      </w:ins>
    </w:p>
    <w:p w14:paraId="3A218633" w14:textId="40614D19" w:rsidR="00FB25D3" w:rsidRPr="00F733C2" w:rsidRDefault="00F733C2" w:rsidP="005E1402">
      <w:pPr>
        <w:spacing w:before="20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230" w:author="Otávio Araújo" w:date="2026-10-14T17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231" w:author="Otávio Araújo" w:date="2026-10-14T23:35:00Z">
          <w:pPr>
            <w:spacing w:before="200" w:line="240" w:lineRule="auto"/>
          </w:pPr>
        </w:pPrChange>
      </w:pPr>
      <w:ins w:id="232" w:author="Otávio Araújo" w:date="2026-10-14T17:20:00Z">
        <w:r w:rsidRPr="00F733C2">
          <w:rPr>
            <w:rFonts w:ascii="Times New Roman" w:hAnsi="Times New Roman" w:cs="Times New Roman"/>
            <w:sz w:val="24"/>
            <w:szCs w:val="24"/>
            <w:rPrChange w:id="233" w:author="Otávio Araújo" w:date="2026-10-14T17:20:00Z">
              <w:rPr>
                <w:rFonts w:ascii="Noto Serif" w:hAnsi="Noto Serif" w:cs="Noto Serif"/>
                <w:sz w:val="16"/>
                <w:szCs w:val="16"/>
              </w:rPr>
            </w:rPrChange>
          </w:rPr>
          <w:t xml:space="preserve">INACIO TEIXEIRA, Magno Felipe Holanda Barboza; DA SILVA FILHO, Lourival Gomes. O IMPACTO DA INTELIGÊNCIA ARTIFICIAL ENTRE ESTUDANTES DO ENSINO SUPERIOR. </w:t>
        </w:r>
        <w:r w:rsidRPr="00F733C2">
          <w:rPr>
            <w:rFonts w:ascii="Times New Roman" w:hAnsi="Times New Roman" w:cs="Times New Roman"/>
            <w:b/>
            <w:bCs/>
            <w:sz w:val="24"/>
            <w:szCs w:val="24"/>
            <w:rPrChange w:id="234" w:author="Otávio Araújo" w:date="2026-10-14T17:20:00Z">
              <w:rPr>
                <w:rFonts w:ascii="Noto Serif" w:hAnsi="Noto Serif" w:cs="Noto Serif"/>
                <w:b/>
                <w:bCs/>
                <w:sz w:val="16"/>
                <w:szCs w:val="16"/>
              </w:rPr>
            </w:rPrChange>
          </w:rPr>
          <w:t>Revista Eletrônica da Estácio Recife</w:t>
        </w:r>
        <w:r w:rsidRPr="00F733C2">
          <w:rPr>
            <w:rFonts w:ascii="Times New Roman" w:hAnsi="Times New Roman" w:cs="Times New Roman"/>
            <w:sz w:val="24"/>
            <w:szCs w:val="24"/>
            <w:rPrChange w:id="235" w:author="Otávio Araújo" w:date="2026-10-14T17:20:00Z">
              <w:rPr>
                <w:rFonts w:ascii="Noto Serif" w:hAnsi="Noto Serif" w:cs="Noto Serif"/>
                <w:sz w:val="16"/>
                <w:szCs w:val="16"/>
              </w:rPr>
            </w:rPrChange>
          </w:rPr>
          <w:t xml:space="preserve">, </w:t>
        </w:r>
        <w:r w:rsidRPr="00F733C2">
          <w:rPr>
            <w:rFonts w:ascii="Times New Roman" w:hAnsi="Times New Roman" w:cs="Times New Roman"/>
            <w:i/>
            <w:iCs/>
            <w:sz w:val="24"/>
            <w:szCs w:val="24"/>
            <w:rPrChange w:id="236" w:author="Otávio Araújo" w:date="2026-10-14T17:20:00Z">
              <w:rPr>
                <w:rFonts w:ascii="Noto Serif" w:hAnsi="Noto Serif" w:cs="Noto Serif"/>
                <w:i/>
                <w:iCs/>
                <w:sz w:val="16"/>
                <w:szCs w:val="16"/>
              </w:rPr>
            </w:rPrChange>
          </w:rPr>
          <w:t>[S. l.]</w:t>
        </w:r>
        <w:r w:rsidRPr="00F733C2">
          <w:rPr>
            <w:rFonts w:ascii="Times New Roman" w:hAnsi="Times New Roman" w:cs="Times New Roman"/>
            <w:sz w:val="24"/>
            <w:szCs w:val="24"/>
            <w:rPrChange w:id="237" w:author="Otávio Araújo" w:date="2026-10-14T17:20:00Z">
              <w:rPr>
                <w:rFonts w:ascii="Noto Serif" w:hAnsi="Noto Serif" w:cs="Noto Serif"/>
                <w:sz w:val="16"/>
                <w:szCs w:val="16"/>
              </w:rPr>
            </w:rPrChange>
          </w:rPr>
          <w:t>, v. 12, n. 1, p. 86–100, 2025.</w:t>
        </w:r>
        <w:r w:rsidRPr="00F733C2" w:rsidDel="00FB25D3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</w:ins>
      <w:del w:id="238" w:author="Otávio Araújo" w:date="2026-10-14T07:27:00Z">
        <w:r w:rsidR="00C708FD" w:rsidRPr="00F733C2" w:rsidDel="00FB25D3">
          <w:rPr>
            <w:rFonts w:ascii="Times New Roman" w:hAnsi="Times New Roman" w:cs="Times New Roman"/>
            <w:color w:val="000000" w:themeColor="text1"/>
            <w:sz w:val="24"/>
            <w:szCs w:val="24"/>
            <w:rPrChange w:id="239" w:author="Otávio Araújo" w:date="2026-10-14T17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FB25D3" w:rsidRPr="00F733C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4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06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9EA94" w14:textId="77777777" w:rsidR="00E633E9" w:rsidRDefault="00E633E9" w:rsidP="00FC70D8">
      <w:pPr>
        <w:spacing w:after="0" w:line="240" w:lineRule="auto"/>
      </w:pPr>
      <w:r>
        <w:separator/>
      </w:r>
    </w:p>
  </w:endnote>
  <w:endnote w:type="continuationSeparator" w:id="0">
    <w:p w14:paraId="22ACB880" w14:textId="77777777" w:rsidR="00E633E9" w:rsidRDefault="00E633E9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DA4B6" w14:textId="77777777" w:rsidR="00E633E9" w:rsidRDefault="00E633E9" w:rsidP="00FC70D8">
      <w:pPr>
        <w:spacing w:after="0" w:line="240" w:lineRule="auto"/>
      </w:pPr>
      <w:r>
        <w:separator/>
      </w:r>
    </w:p>
  </w:footnote>
  <w:footnote w:type="continuationSeparator" w:id="0">
    <w:p w14:paraId="0F8D4C43" w14:textId="77777777" w:rsidR="00E633E9" w:rsidRDefault="00E633E9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7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8" w:author="Isabella" w:date="2026-10-06T19:10:00Z">
            <w:rPr>
              <w:color w:val="FF0000"/>
            </w:rPr>
          </w:rPrChange>
        </w:rPr>
        <w:t xml:space="preserve"> </w:t>
      </w:r>
      <w:ins w:id="19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1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5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6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8" w:author="Isabella" w:date="2026-10-06T19:10:00Z">
              <w:rPr/>
            </w:rPrChange>
          </w:rPr>
          <w:delText>-</w:delText>
        </w:r>
      </w:del>
      <w:ins w:id="2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0" w:author="Isabella" w:date="2026-10-06T19:10:00Z">
            <w:rPr/>
          </w:rPrChange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3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4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8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0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2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133ABBD6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0" w:author="Otávio Araújo" w:date="2026-10-14T07:32:00Z">
        <w:r w:rsidR="00EA2CCE">
          <w:rPr>
            <w:rFonts w:ascii="Times New Roman" w:hAnsi="Times New Roman" w:cs="Times New Roman"/>
            <w:sz w:val="16"/>
            <w:szCs w:val="16"/>
          </w:rPr>
          <w:t>o</w:t>
        </w:r>
      </w:ins>
      <w:ins w:id="51" w:author="Otávio Araújo" w:date="2026-10-14T07:31:00Z">
        <w:r w:rsidR="00EA2CCE">
          <w:rPr>
            <w:rFonts w:ascii="Times New Roman" w:hAnsi="Times New Roman" w:cs="Times New Roman"/>
            <w:sz w:val="16"/>
            <w:szCs w:val="16"/>
          </w:rPr>
          <w:t>tavio.ribeiro@cs.brazcuba</w:t>
        </w:r>
      </w:ins>
      <w:ins w:id="52" w:author="Otávio Araújo" w:date="2026-10-14T07:32:00Z">
        <w:r w:rsidR="00EA2CCE">
          <w:rPr>
            <w:rFonts w:ascii="Times New Roman" w:hAnsi="Times New Roman" w:cs="Times New Roman"/>
            <w:sz w:val="16"/>
            <w:szCs w:val="16"/>
          </w:rPr>
          <w:t>s.edu.br</w:t>
        </w:r>
      </w:ins>
      <w:del w:id="53" w:author="Otávio Araújo" w:date="2026-10-14T07:31:00Z">
        <w:r w:rsidRPr="006D5DF8" w:rsidDel="00EA2CCE">
          <w:rPr>
            <w:rFonts w:ascii="Times New Roman" w:hAnsi="Times New Roman" w:cs="Times New Roman"/>
            <w:sz w:val="16"/>
            <w:szCs w:val="16"/>
            <w:rPrChange w:id="5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56" w:author="Otávio Araújo" w:date="2026-10-14T07:32:00Z">
        <w:r w:rsidR="00EA2CCE">
          <w:rPr>
            <w:rFonts w:ascii="Times New Roman" w:hAnsi="Times New Roman" w:cs="Times New Roman"/>
            <w:sz w:val="16"/>
            <w:szCs w:val="16"/>
          </w:rPr>
          <w:t>49805240</w:t>
        </w:r>
      </w:ins>
      <w:del w:id="57" w:author="Otávio Araújo" w:date="2026-10-14T07:32:00Z">
        <w:r w:rsidR="00595417" w:rsidRPr="006D5DF8" w:rsidDel="00EA2CCE">
          <w:rPr>
            <w:rFonts w:ascii="Times New Roman" w:hAnsi="Times New Roman" w:cs="Times New Roman"/>
            <w:sz w:val="16"/>
            <w:szCs w:val="16"/>
            <w:rPrChange w:id="5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9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60" w:author="Otávio Araújo" w:date="2026-10-14T07:30:00Z">
        <w:r w:rsidR="00EA2CCE">
          <w:rPr>
            <w:rFonts w:ascii="Times New Roman" w:hAnsi="Times New Roman" w:cs="Times New Roman"/>
            <w:sz w:val="16"/>
            <w:szCs w:val="16"/>
          </w:rPr>
          <w:t>1</w:t>
        </w:r>
      </w:ins>
      <w:del w:id="61" w:author="Otávio Araújo" w:date="2026-10-14T07:30:00Z">
        <w:r w:rsidR="00595417" w:rsidRPr="006D5DF8" w:rsidDel="00EA2CCE">
          <w:rPr>
            <w:rFonts w:ascii="Times New Roman" w:hAnsi="Times New Roman" w:cs="Times New Roman"/>
            <w:sz w:val="16"/>
            <w:szCs w:val="16"/>
            <w:rPrChange w:id="6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209BF466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70" w:author="Otávio Araújo" w:date="2026-10-14T17:25:00Z">
        <w:r w:rsidR="004A06A6">
          <w:rPr>
            <w:rFonts w:ascii="Times New Roman" w:hAnsi="Times New Roman" w:cs="Times New Roman"/>
            <w:sz w:val="16"/>
            <w:szCs w:val="16"/>
          </w:rPr>
          <w:t>richard.salgado@cs.brazcubas.edu.br</w:t>
        </w:r>
      </w:ins>
      <w:del w:id="71" w:author="Otávio Araújo" w:date="2026-10-14T17:25:00Z">
        <w:r w:rsidRPr="006D5DF8" w:rsidDel="004A06A6">
          <w:rPr>
            <w:rFonts w:ascii="Times New Roman" w:hAnsi="Times New Roman" w:cs="Times New Roman"/>
            <w:sz w:val="16"/>
            <w:szCs w:val="16"/>
            <w:rPrChange w:id="7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7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74" w:author="Otávio Araújo" w:date="2026-10-14T17:26:00Z">
        <w:r w:rsidR="004A06A6">
          <w:rPr>
            <w:rFonts w:ascii="Times New Roman" w:hAnsi="Times New Roman" w:cs="Times New Roman"/>
            <w:sz w:val="16"/>
            <w:szCs w:val="16"/>
          </w:rPr>
          <w:t>50407198</w:t>
        </w:r>
      </w:ins>
      <w:del w:id="75" w:author="Otávio Araújo" w:date="2026-10-14T17:26:00Z">
        <w:r w:rsidRPr="006D5DF8" w:rsidDel="004A06A6">
          <w:rPr>
            <w:rFonts w:ascii="Times New Roman" w:hAnsi="Times New Roman" w:cs="Times New Roman"/>
            <w:sz w:val="16"/>
            <w:szCs w:val="16"/>
            <w:rPrChange w:id="7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Pr="006D5DF8">
        <w:rPr>
          <w:rFonts w:ascii="Times New Roman" w:hAnsi="Times New Roman" w:cs="Times New Roman"/>
          <w:sz w:val="16"/>
          <w:szCs w:val="16"/>
          <w:rPrChange w:id="7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78" w:author="Otávio Araújo" w:date="2026-10-14T07:30:00Z">
        <w:r w:rsidR="00EA2CCE">
          <w:rPr>
            <w:rFonts w:ascii="Times New Roman" w:hAnsi="Times New Roman" w:cs="Times New Roman"/>
            <w:sz w:val="16"/>
            <w:szCs w:val="16"/>
          </w:rPr>
          <w:t>1</w:t>
        </w:r>
      </w:ins>
      <w:del w:id="79" w:author="Otávio Araújo" w:date="2026-10-14T07:30:00Z">
        <w:r w:rsidRPr="006D5DF8" w:rsidDel="00EA2CCE">
          <w:rPr>
            <w:rFonts w:ascii="Times New Roman" w:hAnsi="Times New Roman" w:cs="Times New Roman"/>
            <w:sz w:val="16"/>
            <w:szCs w:val="16"/>
            <w:rPrChange w:id="8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77777777" w:rsidR="00595417" w:rsidRPr="00595417" w:rsidDel="00A21F34" w:rsidRDefault="00595417">
      <w:pPr>
        <w:pStyle w:val="Textodenotaderodap"/>
        <w:rPr>
          <w:del w:id="87" w:author="Otávio Araújo" w:date="2026-10-14T06:22:00Z"/>
          <w:sz w:val="16"/>
          <w:szCs w:val="16"/>
        </w:rPr>
      </w:pPr>
      <w:del w:id="88" w:author="Otávio Araújo" w:date="2026-10-14T06:22:00Z">
        <w:r w:rsidRPr="006D5DF8" w:rsidDel="00A21F34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A21F34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A21F34">
          <w:rPr>
            <w:rFonts w:ascii="Times New Roman" w:hAnsi="Times New Roman" w:cs="Times New Roman"/>
            <w:sz w:val="16"/>
            <w:szCs w:val="16"/>
            <w:rPrChange w:id="8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A21F34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A21F34">
          <w:rPr>
            <w:rFonts w:ascii="Times New Roman" w:hAnsi="Times New Roman" w:cs="Times New Roman"/>
            <w:sz w:val="16"/>
            <w:szCs w:val="16"/>
            <w:rPrChange w:id="9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A21F34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A21F34">
          <w:rPr>
            <w:rFonts w:ascii="Times New Roman" w:hAnsi="Times New Roman" w:cs="Times New Roman"/>
            <w:sz w:val="16"/>
            <w:szCs w:val="16"/>
            <w:rPrChange w:id="9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A21F34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Otávio Araújo">
    <w15:presenceInfo w15:providerId="Windows Live" w15:userId="b45f5edef7cbd4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746F0"/>
    <w:rsid w:val="000819CF"/>
    <w:rsid w:val="00086742"/>
    <w:rsid w:val="00086F56"/>
    <w:rsid w:val="00092B78"/>
    <w:rsid w:val="000A2BBF"/>
    <w:rsid w:val="00167E78"/>
    <w:rsid w:val="001736FF"/>
    <w:rsid w:val="001D39B6"/>
    <w:rsid w:val="001E29AC"/>
    <w:rsid w:val="0024210A"/>
    <w:rsid w:val="00264E24"/>
    <w:rsid w:val="00271CA6"/>
    <w:rsid w:val="00274FE2"/>
    <w:rsid w:val="00291333"/>
    <w:rsid w:val="0030327C"/>
    <w:rsid w:val="00312DE8"/>
    <w:rsid w:val="00370E91"/>
    <w:rsid w:val="003767CA"/>
    <w:rsid w:val="003A5BF3"/>
    <w:rsid w:val="003A6119"/>
    <w:rsid w:val="003E1E27"/>
    <w:rsid w:val="003E2C9D"/>
    <w:rsid w:val="003E64FB"/>
    <w:rsid w:val="00413C9C"/>
    <w:rsid w:val="00432C91"/>
    <w:rsid w:val="004708DB"/>
    <w:rsid w:val="004A06A6"/>
    <w:rsid w:val="004E2226"/>
    <w:rsid w:val="004E37A2"/>
    <w:rsid w:val="004E6F9D"/>
    <w:rsid w:val="00501E27"/>
    <w:rsid w:val="00564605"/>
    <w:rsid w:val="00567688"/>
    <w:rsid w:val="0058428F"/>
    <w:rsid w:val="005852F5"/>
    <w:rsid w:val="00595417"/>
    <w:rsid w:val="005A71B3"/>
    <w:rsid w:val="005C422F"/>
    <w:rsid w:val="005E1402"/>
    <w:rsid w:val="00622EE0"/>
    <w:rsid w:val="00623E37"/>
    <w:rsid w:val="00667483"/>
    <w:rsid w:val="006915E5"/>
    <w:rsid w:val="006D5DF8"/>
    <w:rsid w:val="006E11E9"/>
    <w:rsid w:val="006F1A2F"/>
    <w:rsid w:val="0072291A"/>
    <w:rsid w:val="007432CF"/>
    <w:rsid w:val="007641CF"/>
    <w:rsid w:val="007769ED"/>
    <w:rsid w:val="00800BAD"/>
    <w:rsid w:val="00802998"/>
    <w:rsid w:val="008525B0"/>
    <w:rsid w:val="00860048"/>
    <w:rsid w:val="008A6C47"/>
    <w:rsid w:val="008B4F7B"/>
    <w:rsid w:val="008D679D"/>
    <w:rsid w:val="008F5FC3"/>
    <w:rsid w:val="00931D64"/>
    <w:rsid w:val="00934C16"/>
    <w:rsid w:val="009529EC"/>
    <w:rsid w:val="00973471"/>
    <w:rsid w:val="009855E4"/>
    <w:rsid w:val="009B6A4D"/>
    <w:rsid w:val="009C17FE"/>
    <w:rsid w:val="009E7859"/>
    <w:rsid w:val="00A21F34"/>
    <w:rsid w:val="00A51101"/>
    <w:rsid w:val="00A6359B"/>
    <w:rsid w:val="00A70F89"/>
    <w:rsid w:val="00A866D7"/>
    <w:rsid w:val="00A93D78"/>
    <w:rsid w:val="00AD1B1B"/>
    <w:rsid w:val="00AE49E2"/>
    <w:rsid w:val="00AF01D1"/>
    <w:rsid w:val="00B04C4B"/>
    <w:rsid w:val="00B1526F"/>
    <w:rsid w:val="00B2763F"/>
    <w:rsid w:val="00B2795B"/>
    <w:rsid w:val="00BB1BED"/>
    <w:rsid w:val="00BC1501"/>
    <w:rsid w:val="00C111D5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DD3F48"/>
    <w:rsid w:val="00DE4043"/>
    <w:rsid w:val="00DE6F55"/>
    <w:rsid w:val="00E13575"/>
    <w:rsid w:val="00E1616A"/>
    <w:rsid w:val="00E30284"/>
    <w:rsid w:val="00E54CC4"/>
    <w:rsid w:val="00E6025C"/>
    <w:rsid w:val="00E633E9"/>
    <w:rsid w:val="00E80D60"/>
    <w:rsid w:val="00E93B7B"/>
    <w:rsid w:val="00EA2CCE"/>
    <w:rsid w:val="00EA2D91"/>
    <w:rsid w:val="00EB3286"/>
    <w:rsid w:val="00EC68F0"/>
    <w:rsid w:val="00ED28C6"/>
    <w:rsid w:val="00F133D1"/>
    <w:rsid w:val="00F1564A"/>
    <w:rsid w:val="00F341A9"/>
    <w:rsid w:val="00F670B9"/>
    <w:rsid w:val="00F7134B"/>
    <w:rsid w:val="00F7244C"/>
    <w:rsid w:val="00F72D6C"/>
    <w:rsid w:val="00F733C2"/>
    <w:rsid w:val="00FA2FE6"/>
    <w:rsid w:val="00FB2246"/>
    <w:rsid w:val="00FB25D3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A21F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757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Otávio Araújo</cp:lastModifiedBy>
  <cp:revision>46</cp:revision>
  <cp:lastPrinted>2021-08-29T20:44:00Z</cp:lastPrinted>
  <dcterms:created xsi:type="dcterms:W3CDTF">2022-03-18T16:02:00Z</dcterms:created>
  <dcterms:modified xsi:type="dcterms:W3CDTF">2026-10-15T02:35:00Z</dcterms:modified>
</cp:coreProperties>
</file>